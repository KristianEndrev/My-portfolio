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12D6F" w14:textId="7DBF9593" w:rsidR="00CF5CB7" w:rsidRPr="008B702D" w:rsidRDefault="001A7BB9" w:rsidP="005B66A6">
      <w:pPr>
        <w:spacing w:line="240" w:lineRule="auto"/>
        <w:jc w:val="center"/>
        <w:rPr>
          <w:rFonts w:ascii="Times New Roman" w:hAnsi="Times New Roman" w:cs="Times New Roman"/>
          <w:b/>
          <w:bCs/>
          <w:smallCaps/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A75F053" wp14:editId="0BBEB1AB">
            <wp:simplePos x="0" y="0"/>
            <wp:positionH relativeFrom="page">
              <wp:align>left</wp:align>
            </wp:positionH>
            <wp:positionV relativeFrom="paragraph">
              <wp:posOffset>-4836795</wp:posOffset>
            </wp:positionV>
            <wp:extent cx="7576185" cy="719455"/>
            <wp:effectExtent l="0" t="0" r="5715" b="4445"/>
            <wp:wrapNone/>
            <wp:docPr id="96595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618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702D" w:rsidRPr="008B702D">
        <w:rPr>
          <w:rFonts w:ascii="Times New Roman" w:hAnsi="Times New Roman" w:cs="Times New Roman"/>
          <w:b/>
          <w:bCs/>
          <w:smallCaps/>
          <w:sz w:val="56"/>
          <w:szCs w:val="56"/>
        </w:rPr>
        <w:t>Code of Conduct</w:t>
      </w:r>
    </w:p>
    <w:p w14:paraId="5ABC341D" w14:textId="5449E2B3" w:rsidR="008B702D" w:rsidRPr="008B702D" w:rsidRDefault="008B702D" w:rsidP="005B66A6">
      <w:pPr>
        <w:spacing w:line="240" w:lineRule="auto"/>
        <w:jc w:val="center"/>
        <w:rPr>
          <w:rFonts w:ascii="Times New Roman" w:hAnsi="Times New Roman" w:cs="Times New Roman"/>
          <w:b/>
          <w:bCs/>
          <w:smallCaps/>
          <w:sz w:val="56"/>
          <w:szCs w:val="56"/>
        </w:rPr>
      </w:pPr>
      <w:r w:rsidRPr="008B702D">
        <w:rPr>
          <w:rFonts w:ascii="Times New Roman" w:hAnsi="Times New Roman" w:cs="Times New Roman"/>
          <w:b/>
          <w:bCs/>
          <w:smallCaps/>
          <w:sz w:val="56"/>
          <w:szCs w:val="56"/>
        </w:rPr>
        <w:t>Group B, Year 1 IT, Period 2</w:t>
      </w:r>
    </w:p>
    <w:p w14:paraId="0B9756EF" w14:textId="5433994F" w:rsidR="008B702D" w:rsidRDefault="008B702D" w:rsidP="005B66A6">
      <w:pPr>
        <w:pageBreakBefore/>
        <w:widowControl w:val="0"/>
        <w:spacing w:line="240" w:lineRule="auto"/>
        <w:jc w:val="both"/>
        <w:rPr>
          <w:rFonts w:ascii="Times New Roman" w:hAnsi="Times New Roman" w:cs="Times New Roman"/>
        </w:rPr>
        <w:sectPr w:rsidR="008B702D" w:rsidSect="008B702D">
          <w:footerReference w:type="default" r:id="rId11"/>
          <w:pgSz w:w="11906" w:h="16838" w:code="9"/>
          <w:pgMar w:top="1418" w:right="1418" w:bottom="1418" w:left="1418" w:header="709" w:footer="709" w:gutter="0"/>
          <w:cols w:space="708"/>
          <w:vAlign w:val="center"/>
          <w:docGrid w:linePitch="360"/>
        </w:sectPr>
      </w:pPr>
    </w:p>
    <w:p w14:paraId="4B70A62B" w14:textId="2725EAC1" w:rsidR="00320CC2" w:rsidRPr="00320CC2" w:rsidRDefault="00632891" w:rsidP="005B66A6">
      <w:pPr>
        <w:widowControl w:val="0"/>
        <w:spacing w:line="240" w:lineRule="auto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58242" behindDoc="1" locked="0" layoutInCell="1" allowOverlap="1" wp14:anchorId="706346D3" wp14:editId="74ABAF13">
            <wp:simplePos x="0" y="0"/>
            <wp:positionH relativeFrom="page">
              <wp:align>left</wp:align>
            </wp:positionH>
            <wp:positionV relativeFrom="paragraph">
              <wp:posOffset>-895713</wp:posOffset>
            </wp:positionV>
            <wp:extent cx="7576185" cy="719455"/>
            <wp:effectExtent l="0" t="0" r="5715" b="4445"/>
            <wp:wrapNone/>
            <wp:docPr id="109810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618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0CC2" w:rsidRPr="00320CC2">
        <w:rPr>
          <w:rFonts w:ascii="Times New Roman" w:hAnsi="Times New Roman" w:cs="Times New Roman"/>
        </w:rPr>
        <w:t>The Code of Conduct contains the set of norms, rules and expectations that all team members are required to meet, while collaborating on a project. The Code of Conduct has been discussed and put together by all team members.</w:t>
      </w:r>
    </w:p>
    <w:p w14:paraId="3BA3A3A7" w14:textId="6BE04F99" w:rsidR="00320CC2" w:rsidRPr="00320CC2" w:rsidRDefault="00320CC2" w:rsidP="005B66A6">
      <w:pPr>
        <w:widowControl w:val="0"/>
        <w:spacing w:line="240" w:lineRule="auto"/>
        <w:jc w:val="both"/>
        <w:rPr>
          <w:rFonts w:ascii="Times New Roman" w:hAnsi="Times New Roman" w:cs="Times New Roman"/>
        </w:rPr>
      </w:pPr>
      <w:r w:rsidRPr="00320CC2">
        <w:rPr>
          <w:rFonts w:ascii="Times New Roman" w:hAnsi="Times New Roman" w:cs="Times New Roman"/>
        </w:rPr>
        <w:t xml:space="preserve">The Code of Conduct is up to review if all team members agree. The document may be amended in any </w:t>
      </w:r>
      <w:r w:rsidR="00106943" w:rsidRPr="00320CC2">
        <w:rPr>
          <w:rFonts w:ascii="Times New Roman" w:hAnsi="Times New Roman" w:cs="Times New Roman"/>
        </w:rPr>
        <w:t>way;</w:t>
      </w:r>
      <w:r w:rsidRPr="00320CC2">
        <w:rPr>
          <w:rFonts w:ascii="Times New Roman" w:hAnsi="Times New Roman" w:cs="Times New Roman"/>
        </w:rPr>
        <w:t xml:space="preserve"> </w:t>
      </w:r>
      <w:r w:rsidR="00275F24" w:rsidRPr="00320CC2">
        <w:rPr>
          <w:rFonts w:ascii="Times New Roman" w:hAnsi="Times New Roman" w:cs="Times New Roman"/>
        </w:rPr>
        <w:t>however,</w:t>
      </w:r>
      <w:r w:rsidRPr="00320CC2">
        <w:rPr>
          <w:rFonts w:ascii="Times New Roman" w:hAnsi="Times New Roman" w:cs="Times New Roman"/>
        </w:rPr>
        <w:t xml:space="preserve"> it is only valid if all team members sign it.</w:t>
      </w:r>
    </w:p>
    <w:p w14:paraId="0FCA03F4" w14:textId="71A3C66E" w:rsidR="00320CC2" w:rsidRPr="005B66A6" w:rsidRDefault="00320CC2" w:rsidP="00F80928">
      <w:pPr>
        <w:pStyle w:val="ListParagraph"/>
        <w:widowControl w:val="0"/>
        <w:numPr>
          <w:ilvl w:val="0"/>
          <w:numId w:val="10"/>
        </w:numPr>
        <w:spacing w:before="240" w:line="240" w:lineRule="auto"/>
        <w:ind w:left="426" w:hanging="437"/>
        <w:jc w:val="both"/>
        <w:rPr>
          <w:rFonts w:ascii="Times New Roman" w:hAnsi="Times New Roman" w:cs="Times New Roman"/>
          <w:b/>
          <w:bCs/>
          <w:smallCaps/>
          <w:sz w:val="28"/>
          <w:szCs w:val="28"/>
        </w:rPr>
      </w:pPr>
      <w:r w:rsidRPr="005B66A6">
        <w:rPr>
          <w:rFonts w:ascii="Times New Roman" w:hAnsi="Times New Roman" w:cs="Times New Roman"/>
          <w:b/>
          <w:bCs/>
          <w:smallCaps/>
          <w:sz w:val="28"/>
          <w:szCs w:val="28"/>
        </w:rPr>
        <w:t>Attendance</w:t>
      </w:r>
      <w:r w:rsidR="00E846AE">
        <w:rPr>
          <w:rFonts w:ascii="Times New Roman" w:hAnsi="Times New Roman" w:cs="Times New Roman"/>
          <w:b/>
          <w:bCs/>
          <w:smallCaps/>
          <w:sz w:val="28"/>
          <w:szCs w:val="28"/>
        </w:rPr>
        <w:t xml:space="preserve"> &amp; Work</w:t>
      </w:r>
    </w:p>
    <w:p w14:paraId="540669A7" w14:textId="53070473" w:rsidR="00320CC2" w:rsidRPr="00320CC2" w:rsidRDefault="00320CC2" w:rsidP="005B66A6">
      <w:pPr>
        <w:widowControl w:val="0"/>
        <w:numPr>
          <w:ilvl w:val="0"/>
          <w:numId w:val="5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413A4573">
        <w:rPr>
          <w:rFonts w:ascii="Times New Roman" w:hAnsi="Times New Roman" w:cs="Times New Roman"/>
        </w:rPr>
        <w:t xml:space="preserve">The presence of all group members is </w:t>
      </w:r>
      <w:r w:rsidR="00E846AE">
        <w:rPr>
          <w:rFonts w:ascii="Times New Roman" w:hAnsi="Times New Roman" w:cs="Times New Roman"/>
        </w:rPr>
        <w:t>required</w:t>
      </w:r>
      <w:r w:rsidRPr="413A4573">
        <w:rPr>
          <w:rFonts w:ascii="Times New Roman" w:hAnsi="Times New Roman" w:cs="Times New Roman"/>
        </w:rPr>
        <w:t xml:space="preserve"> for every meeting.</w:t>
      </w:r>
    </w:p>
    <w:p w14:paraId="1510067C" w14:textId="77777777" w:rsidR="00320CC2" w:rsidRPr="00320CC2" w:rsidRDefault="00320CC2" w:rsidP="005B66A6">
      <w:pPr>
        <w:widowControl w:val="0"/>
        <w:numPr>
          <w:ilvl w:val="0"/>
          <w:numId w:val="5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320CC2">
        <w:rPr>
          <w:rFonts w:ascii="Times New Roman" w:hAnsi="Times New Roman" w:cs="Times New Roman"/>
        </w:rPr>
        <w:t>Attendance is mandatory for all guided ateliers.</w:t>
      </w:r>
    </w:p>
    <w:p w14:paraId="730B3A85" w14:textId="0F5655DB" w:rsidR="00320CC2" w:rsidRPr="00320CC2" w:rsidRDefault="00320CC2" w:rsidP="005B66A6">
      <w:pPr>
        <w:widowControl w:val="0"/>
        <w:numPr>
          <w:ilvl w:val="0"/>
          <w:numId w:val="5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12FE818">
        <w:rPr>
          <w:rFonts w:ascii="Times New Roman" w:hAnsi="Times New Roman" w:cs="Times New Roman"/>
        </w:rPr>
        <w:t>Tardiness</w:t>
      </w:r>
      <w:r w:rsidR="00E846AE">
        <w:rPr>
          <w:rFonts w:ascii="Times New Roman" w:hAnsi="Times New Roman" w:cs="Times New Roman"/>
        </w:rPr>
        <w:t xml:space="preserve"> and absence</w:t>
      </w:r>
      <w:r w:rsidRPr="012FE818">
        <w:rPr>
          <w:rFonts w:ascii="Times New Roman" w:hAnsi="Times New Roman" w:cs="Times New Roman"/>
        </w:rPr>
        <w:t xml:space="preserve"> must be communicated in due </w:t>
      </w:r>
      <w:r w:rsidR="003A09B2" w:rsidRPr="012FE818">
        <w:rPr>
          <w:rFonts w:ascii="Times New Roman" w:hAnsi="Times New Roman" w:cs="Times New Roman"/>
        </w:rPr>
        <w:t>time</w:t>
      </w:r>
      <w:r w:rsidR="003A09B2" w:rsidRPr="24575473">
        <w:rPr>
          <w:rFonts w:ascii="Times New Roman" w:hAnsi="Times New Roman" w:cs="Times New Roman"/>
        </w:rPr>
        <w:t>;</w:t>
      </w:r>
      <w:r w:rsidR="6A552B97" w:rsidRPr="24575473">
        <w:rPr>
          <w:rFonts w:ascii="Times New Roman" w:hAnsi="Times New Roman" w:cs="Times New Roman"/>
        </w:rPr>
        <w:t xml:space="preserve"> the team leader </w:t>
      </w:r>
      <w:r w:rsidR="6A552B97" w:rsidRPr="617D1836">
        <w:rPr>
          <w:rFonts w:ascii="Times New Roman" w:hAnsi="Times New Roman" w:cs="Times New Roman"/>
        </w:rPr>
        <w:t xml:space="preserve">reports this to the teacher </w:t>
      </w:r>
      <w:del w:id="0" w:author="Microsoft Word" w:date="2026-02-02T03:51:00Z">
        <w:r w:rsidR="6A552B97" w:rsidRPr="617D1836">
          <w:rPr>
            <w:rFonts w:ascii="Times New Roman" w:hAnsi="Times New Roman" w:cs="Times New Roman"/>
          </w:rPr>
          <w:delText>i</w:delText>
        </w:r>
      </w:del>
      <w:ins w:id="1" w:author="Microsoft Word" w:date="2026-02-02T03:51:00Z">
        <w:r w:rsidR="6A552B97" w:rsidRPr="72EAD900">
          <w:rPr>
            <w:rFonts w:ascii="Times New Roman" w:hAnsi="Times New Roman" w:cs="Times New Roman"/>
          </w:rPr>
          <w:t>if necessary</w:t>
        </w:r>
      </w:ins>
      <w:r w:rsidRPr="72EAD900">
        <w:rPr>
          <w:rFonts w:ascii="Times New Roman" w:hAnsi="Times New Roman" w:cs="Times New Roman"/>
        </w:rPr>
        <w:t>.</w:t>
      </w:r>
      <w:ins w:id="2" w:author="Microsoft Word" w:date="2026-02-02T03:51:00Z">
        <w:r w:rsidR="00D53764" w:rsidRPr="00D53764">
          <w:rPr>
            <w:rFonts w:ascii="Times New Roman" w:hAnsi="Times New Roman" w:cs="Times New Roman"/>
          </w:rPr>
          <w:t xml:space="preserve"> </w:t>
        </w:r>
        <w:del w:id="3" w:author="Microsoft Word" w:date="2026-02-02T12:52:00Z" w16du:dateUtc="2026-02-02T11:52:00Z">
          <w:r w:rsidR="00D53764" w:rsidRPr="72EAD900">
            <w:rPr>
              <w:rFonts w:ascii="Times New Roman" w:hAnsi="Times New Roman" w:cs="Times New Roman"/>
            </w:rPr>
            <w:delText>The team leader reports the absence to the teacher.</w:delText>
          </w:r>
        </w:del>
      </w:ins>
    </w:p>
    <w:p w14:paraId="1AF0C1F8" w14:textId="689C8C43" w:rsidR="43715D67" w:rsidRDefault="00B52253" w:rsidP="33D913E1">
      <w:pPr>
        <w:widowControl w:val="0"/>
        <w:numPr>
          <w:ilvl w:val="0"/>
          <w:numId w:val="5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 must be divided into equal parts and agreed upon by all team members.</w:t>
      </w:r>
    </w:p>
    <w:p w14:paraId="47AB5ED7" w14:textId="2EE048D0" w:rsidR="43715D67" w:rsidRPr="004975C3" w:rsidRDefault="56889A95" w:rsidP="004975C3">
      <w:pPr>
        <w:widowControl w:val="0"/>
        <w:numPr>
          <w:ilvl w:val="0"/>
          <w:numId w:val="5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6412333F">
        <w:rPr>
          <w:rFonts w:ascii="Times New Roman" w:eastAsia="Times New Roman" w:hAnsi="Times New Roman" w:cs="Times New Roman"/>
        </w:rPr>
        <w:t>Usage of AI tools is seen as useful only if not used excessively or with mindless reliance</w:t>
      </w:r>
      <w:r w:rsidR="00F600C4">
        <w:rPr>
          <w:rFonts w:ascii="Times New Roman" w:eastAsia="Times New Roman" w:hAnsi="Times New Roman" w:cs="Times New Roman"/>
        </w:rPr>
        <w:t>. All team members must be able to understand the code.</w:t>
      </w:r>
    </w:p>
    <w:p w14:paraId="10D0F9C7" w14:textId="4B1C7A02" w:rsidR="00320CC2" w:rsidRPr="00320CC2" w:rsidRDefault="00320CC2" w:rsidP="00F80928">
      <w:pPr>
        <w:pStyle w:val="ListParagraph"/>
        <w:widowControl w:val="0"/>
        <w:numPr>
          <w:ilvl w:val="0"/>
          <w:numId w:val="10"/>
        </w:numPr>
        <w:spacing w:before="240" w:line="240" w:lineRule="auto"/>
        <w:ind w:left="426" w:hanging="437"/>
        <w:jc w:val="both"/>
        <w:rPr>
          <w:rFonts w:ascii="Times New Roman" w:hAnsi="Times New Roman" w:cs="Times New Roman"/>
          <w:b/>
          <w:bCs/>
          <w:smallCaps/>
          <w:sz w:val="28"/>
          <w:szCs w:val="28"/>
        </w:rPr>
      </w:pPr>
      <w:r w:rsidRPr="00320CC2">
        <w:rPr>
          <w:rFonts w:ascii="Times New Roman" w:hAnsi="Times New Roman" w:cs="Times New Roman"/>
          <w:b/>
          <w:bCs/>
          <w:smallCaps/>
          <w:sz w:val="28"/>
          <w:szCs w:val="28"/>
        </w:rPr>
        <w:t>Communication</w:t>
      </w:r>
    </w:p>
    <w:p w14:paraId="3C0B0BB4" w14:textId="77777777" w:rsidR="00320CC2" w:rsidRPr="00320CC2" w:rsidRDefault="00320CC2" w:rsidP="005B66A6">
      <w:pPr>
        <w:widowControl w:val="0"/>
        <w:numPr>
          <w:ilvl w:val="0"/>
          <w:numId w:val="6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320CC2">
        <w:rPr>
          <w:rFonts w:ascii="Times New Roman" w:hAnsi="Times New Roman" w:cs="Times New Roman"/>
        </w:rPr>
        <w:t>The language of all team discussions must be English. All team members must treat each other with respect and honour differences in personal views.</w:t>
      </w:r>
    </w:p>
    <w:p w14:paraId="0ECCCC04" w14:textId="77777777" w:rsidR="00320CC2" w:rsidRPr="00320CC2" w:rsidRDefault="00320CC2" w:rsidP="005B66A6">
      <w:pPr>
        <w:widowControl w:val="0"/>
        <w:numPr>
          <w:ilvl w:val="0"/>
          <w:numId w:val="6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320CC2">
        <w:rPr>
          <w:rFonts w:ascii="Times New Roman" w:hAnsi="Times New Roman" w:cs="Times New Roman"/>
        </w:rPr>
        <w:t>Every team member has the right to express their personal opinions regarding any part of the project. Every team member’s opinion must be respected and considered thoroughly.</w:t>
      </w:r>
    </w:p>
    <w:p w14:paraId="349EC268" w14:textId="77777777" w:rsidR="005B66A6" w:rsidRDefault="00320CC2" w:rsidP="005B66A6">
      <w:pPr>
        <w:widowControl w:val="0"/>
        <w:numPr>
          <w:ilvl w:val="0"/>
          <w:numId w:val="6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320CC2">
        <w:rPr>
          <w:rFonts w:ascii="Times New Roman" w:hAnsi="Times New Roman" w:cs="Times New Roman"/>
        </w:rPr>
        <w:t>Outside of working hours, the team members are able to communicate and share ideas online.</w:t>
      </w:r>
    </w:p>
    <w:p w14:paraId="6C0BD745" w14:textId="4B1F6481" w:rsidR="00320CC2" w:rsidRPr="00320CC2" w:rsidRDefault="00320CC2" w:rsidP="005B66A6">
      <w:pPr>
        <w:widowControl w:val="0"/>
        <w:numPr>
          <w:ilvl w:val="0"/>
          <w:numId w:val="6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320CC2">
        <w:rPr>
          <w:rFonts w:ascii="Times New Roman" w:hAnsi="Times New Roman" w:cs="Times New Roman"/>
        </w:rPr>
        <w:t xml:space="preserve">Team members are obligated to reply to the messages on a group chat within </w:t>
      </w:r>
      <w:r w:rsidR="00A2592D">
        <w:rPr>
          <w:rFonts w:ascii="Times New Roman" w:hAnsi="Times New Roman" w:cs="Times New Roman"/>
        </w:rPr>
        <w:t xml:space="preserve">the next </w:t>
      </w:r>
      <w:r w:rsidR="0060310F">
        <w:rPr>
          <w:rFonts w:ascii="Times New Roman" w:hAnsi="Times New Roman" w:cs="Times New Roman"/>
        </w:rPr>
        <w:t>work</w:t>
      </w:r>
      <w:r w:rsidR="00A2592D">
        <w:rPr>
          <w:rFonts w:ascii="Times New Roman" w:hAnsi="Times New Roman" w:cs="Times New Roman"/>
        </w:rPr>
        <w:t>day</w:t>
      </w:r>
      <w:r w:rsidR="00A36A9E">
        <w:rPr>
          <w:rFonts w:ascii="Times New Roman" w:hAnsi="Times New Roman" w:cs="Times New Roman"/>
        </w:rPr>
        <w:t xml:space="preserve">. </w:t>
      </w:r>
      <w:r w:rsidRPr="00320CC2">
        <w:rPr>
          <w:rFonts w:ascii="Times New Roman" w:hAnsi="Times New Roman" w:cs="Times New Roman"/>
        </w:rPr>
        <w:t>If there is no reply from a team member, it needs to be excused. If not, strike is given.</w:t>
      </w:r>
    </w:p>
    <w:p w14:paraId="1D4E6DED" w14:textId="1E818861" w:rsidR="00320CC2" w:rsidRPr="00320CC2" w:rsidRDefault="00320CC2" w:rsidP="00F80928">
      <w:pPr>
        <w:pStyle w:val="ListParagraph"/>
        <w:widowControl w:val="0"/>
        <w:numPr>
          <w:ilvl w:val="0"/>
          <w:numId w:val="10"/>
        </w:numPr>
        <w:spacing w:before="240" w:line="240" w:lineRule="auto"/>
        <w:ind w:left="426" w:hanging="437"/>
        <w:jc w:val="both"/>
        <w:rPr>
          <w:rFonts w:ascii="Times New Roman" w:hAnsi="Times New Roman" w:cs="Times New Roman"/>
          <w:b/>
          <w:bCs/>
          <w:smallCaps/>
          <w:sz w:val="28"/>
          <w:szCs w:val="28"/>
        </w:rPr>
      </w:pPr>
      <w:r w:rsidRPr="00320CC2">
        <w:rPr>
          <w:rFonts w:ascii="Times New Roman" w:hAnsi="Times New Roman" w:cs="Times New Roman"/>
          <w:b/>
          <w:bCs/>
          <w:smallCaps/>
          <w:sz w:val="28"/>
          <w:szCs w:val="28"/>
        </w:rPr>
        <w:t>Meetings and Work Atmosphere</w:t>
      </w:r>
    </w:p>
    <w:p w14:paraId="64DBDA50" w14:textId="2CA550CB" w:rsidR="00320CC2" w:rsidRPr="00320CC2" w:rsidRDefault="00320CC2" w:rsidP="005B66A6">
      <w:pPr>
        <w:widowControl w:val="0"/>
        <w:numPr>
          <w:ilvl w:val="0"/>
          <w:numId w:val="7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320CC2">
        <w:rPr>
          <w:rFonts w:ascii="Times New Roman" w:hAnsi="Times New Roman" w:cs="Times New Roman"/>
        </w:rPr>
        <w:t>All meetings are required to move the project</w:t>
      </w:r>
      <w:r w:rsidR="4A59C17D" w:rsidRPr="02D56785">
        <w:rPr>
          <w:rFonts w:ascii="Times New Roman" w:hAnsi="Times New Roman" w:cs="Times New Roman"/>
        </w:rPr>
        <w:t xml:space="preserve"> forward </w:t>
      </w:r>
      <w:r w:rsidRPr="02D56785">
        <w:rPr>
          <w:rFonts w:ascii="Times New Roman" w:hAnsi="Times New Roman" w:cs="Times New Roman"/>
        </w:rPr>
        <w:t>project</w:t>
      </w:r>
      <w:r w:rsidRPr="00320CC2">
        <w:rPr>
          <w:rFonts w:ascii="Times New Roman" w:hAnsi="Times New Roman" w:cs="Times New Roman"/>
        </w:rPr>
        <w:t>, whether it is verbal discussion, debating, or designing.</w:t>
      </w:r>
    </w:p>
    <w:p w14:paraId="61531843" w14:textId="595E73FB" w:rsidR="00320CC2" w:rsidRPr="00320CC2" w:rsidRDefault="00320CC2" w:rsidP="005B66A6">
      <w:pPr>
        <w:widowControl w:val="0"/>
        <w:numPr>
          <w:ilvl w:val="0"/>
          <w:numId w:val="7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320CC2">
        <w:rPr>
          <w:rFonts w:ascii="Times New Roman" w:hAnsi="Times New Roman" w:cs="Times New Roman"/>
        </w:rPr>
        <w:t>All meetings must start with a discussion of a daily goal, a milestone that team members are required to work towards during the meeting. The goal can be shared between team members, but personal daily goals may be agreed upon as well.</w:t>
      </w:r>
    </w:p>
    <w:p w14:paraId="4BD69D14" w14:textId="1748969F" w:rsidR="00320CC2" w:rsidRPr="00320CC2" w:rsidRDefault="00320CC2" w:rsidP="005B66A6">
      <w:pPr>
        <w:widowControl w:val="0"/>
        <w:numPr>
          <w:ilvl w:val="0"/>
          <w:numId w:val="7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320CC2">
        <w:rPr>
          <w:rFonts w:ascii="Times New Roman" w:hAnsi="Times New Roman" w:cs="Times New Roman"/>
        </w:rPr>
        <w:t>The work must be divided and equally shared between the team members. After a portion of the work has been finished, the team reviews it together and agrees on any improvements.</w:t>
      </w:r>
    </w:p>
    <w:p w14:paraId="0354E0D6" w14:textId="1893332E" w:rsidR="00320CC2" w:rsidRPr="00320CC2" w:rsidRDefault="00320CC2" w:rsidP="005B66A6">
      <w:pPr>
        <w:widowControl w:val="0"/>
        <w:numPr>
          <w:ilvl w:val="0"/>
          <w:numId w:val="7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320CC2">
        <w:rPr>
          <w:rFonts w:ascii="Times New Roman" w:hAnsi="Times New Roman" w:cs="Times New Roman"/>
        </w:rPr>
        <w:t>The location of the meetings is required to be quiet, far from any disruptive noise.</w:t>
      </w:r>
    </w:p>
    <w:p w14:paraId="6A4219AD" w14:textId="78E02C5D" w:rsidR="00320CC2" w:rsidRPr="00320CC2" w:rsidRDefault="00320CC2" w:rsidP="00F80928">
      <w:pPr>
        <w:pStyle w:val="ListParagraph"/>
        <w:widowControl w:val="0"/>
        <w:numPr>
          <w:ilvl w:val="0"/>
          <w:numId w:val="10"/>
        </w:numPr>
        <w:spacing w:before="240" w:line="240" w:lineRule="auto"/>
        <w:ind w:left="426" w:hanging="437"/>
        <w:jc w:val="both"/>
        <w:rPr>
          <w:rFonts w:ascii="Times New Roman" w:hAnsi="Times New Roman" w:cs="Times New Roman"/>
          <w:b/>
          <w:bCs/>
          <w:smallCaps/>
          <w:sz w:val="28"/>
          <w:szCs w:val="28"/>
        </w:rPr>
      </w:pPr>
      <w:r w:rsidRPr="00320CC2">
        <w:rPr>
          <w:rFonts w:ascii="Times New Roman" w:hAnsi="Times New Roman" w:cs="Times New Roman"/>
          <w:b/>
          <w:bCs/>
          <w:smallCaps/>
          <w:sz w:val="28"/>
          <w:szCs w:val="28"/>
        </w:rPr>
        <w:t>Respect</w:t>
      </w:r>
    </w:p>
    <w:p w14:paraId="04DFFAF0" w14:textId="77777777" w:rsidR="00320CC2" w:rsidRPr="00320CC2" w:rsidRDefault="00320CC2" w:rsidP="005B66A6">
      <w:pPr>
        <w:widowControl w:val="0"/>
        <w:numPr>
          <w:ilvl w:val="0"/>
          <w:numId w:val="8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320CC2">
        <w:rPr>
          <w:rFonts w:ascii="Times New Roman" w:hAnsi="Times New Roman" w:cs="Times New Roman"/>
        </w:rPr>
        <w:t>Discrimination towards any team member (due to cultural background or other differences) is forbidden.</w:t>
      </w:r>
    </w:p>
    <w:p w14:paraId="1FAA81B0" w14:textId="77777777" w:rsidR="00320CC2" w:rsidRPr="00320CC2" w:rsidRDefault="00320CC2" w:rsidP="005B66A6">
      <w:pPr>
        <w:widowControl w:val="0"/>
        <w:numPr>
          <w:ilvl w:val="0"/>
          <w:numId w:val="8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320CC2">
        <w:rPr>
          <w:rFonts w:ascii="Times New Roman" w:hAnsi="Times New Roman" w:cs="Times New Roman"/>
        </w:rPr>
        <w:t>No team member should feel excluded from the discussion or feel like their opinion is not heard by the others. It is every team member's responsibility to include everyone in discussions.</w:t>
      </w:r>
    </w:p>
    <w:p w14:paraId="6B3DEEC3" w14:textId="5AAE1D35" w:rsidR="00320CC2" w:rsidRPr="00320CC2" w:rsidRDefault="00320CC2" w:rsidP="005B66A6">
      <w:pPr>
        <w:widowControl w:val="0"/>
        <w:numPr>
          <w:ilvl w:val="0"/>
          <w:numId w:val="8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320CC2">
        <w:rPr>
          <w:rFonts w:ascii="Times New Roman" w:hAnsi="Times New Roman" w:cs="Times New Roman"/>
        </w:rPr>
        <w:t>Any team member requiring specific working conditions (due to disability, psychological disorder or other personal circumstances) must be accommodated as best as possible.</w:t>
      </w:r>
    </w:p>
    <w:p w14:paraId="41FDA706" w14:textId="7C423F34" w:rsidR="00320CC2" w:rsidRPr="00320CC2" w:rsidRDefault="00320CC2" w:rsidP="005B66A6">
      <w:pPr>
        <w:widowControl w:val="0"/>
        <w:numPr>
          <w:ilvl w:val="0"/>
          <w:numId w:val="8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320CC2">
        <w:rPr>
          <w:rFonts w:ascii="Times New Roman" w:hAnsi="Times New Roman" w:cs="Times New Roman"/>
        </w:rPr>
        <w:lastRenderedPageBreak/>
        <w:t>Any given feedback must strive to be constructive instead of criticising.</w:t>
      </w:r>
    </w:p>
    <w:p w14:paraId="3AFD7882" w14:textId="17944BD0" w:rsidR="00320CC2" w:rsidRPr="00320CC2" w:rsidRDefault="0089700D" w:rsidP="00F80928">
      <w:pPr>
        <w:pStyle w:val="ListParagraph"/>
        <w:widowControl w:val="0"/>
        <w:numPr>
          <w:ilvl w:val="0"/>
          <w:numId w:val="10"/>
        </w:numPr>
        <w:spacing w:before="240" w:line="240" w:lineRule="auto"/>
        <w:ind w:left="426" w:hanging="437"/>
        <w:jc w:val="both"/>
        <w:rPr>
          <w:rFonts w:ascii="Times New Roman" w:hAnsi="Times New Roman" w:cs="Times New Roman"/>
          <w:b/>
          <w:bCs/>
          <w:smallCap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3" behindDoc="1" locked="0" layoutInCell="1" allowOverlap="1" wp14:anchorId="16FF0922" wp14:editId="2F2D260F">
            <wp:simplePos x="0" y="0"/>
            <wp:positionH relativeFrom="page">
              <wp:align>left</wp:align>
            </wp:positionH>
            <wp:positionV relativeFrom="paragraph">
              <wp:posOffset>-895894</wp:posOffset>
            </wp:positionV>
            <wp:extent cx="7576185" cy="719455"/>
            <wp:effectExtent l="0" t="0" r="5715" b="4445"/>
            <wp:wrapNone/>
            <wp:docPr id="208412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618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0CC2" w:rsidRPr="00320CC2">
        <w:rPr>
          <w:rFonts w:ascii="Times New Roman" w:hAnsi="Times New Roman" w:cs="Times New Roman"/>
          <w:b/>
          <w:bCs/>
          <w:smallCaps/>
          <w:sz w:val="28"/>
          <w:szCs w:val="28"/>
        </w:rPr>
        <w:t>Disciplinary Action</w:t>
      </w:r>
    </w:p>
    <w:p w14:paraId="2904D936" w14:textId="77777777" w:rsidR="00320CC2" w:rsidRPr="00320CC2" w:rsidRDefault="00320CC2" w:rsidP="005B66A6">
      <w:pPr>
        <w:widowControl w:val="0"/>
        <w:numPr>
          <w:ilvl w:val="0"/>
          <w:numId w:val="9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320CC2">
        <w:rPr>
          <w:rFonts w:ascii="Times New Roman" w:hAnsi="Times New Roman" w:cs="Times New Roman"/>
        </w:rPr>
        <w:t>The team uses the strike system to ensure that every team member follows the Code of Conduct.</w:t>
      </w:r>
    </w:p>
    <w:p w14:paraId="3A0DB91F" w14:textId="0660A39D" w:rsidR="00320CC2" w:rsidRPr="00320CC2" w:rsidRDefault="00320CC2" w:rsidP="005B66A6">
      <w:pPr>
        <w:widowControl w:val="0"/>
        <w:numPr>
          <w:ilvl w:val="0"/>
          <w:numId w:val="9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320CC2">
        <w:rPr>
          <w:rFonts w:ascii="Times New Roman" w:hAnsi="Times New Roman" w:cs="Times New Roman"/>
        </w:rPr>
        <w:t xml:space="preserve">The upper limit of awarded strikes is three. After three strikes, the group requests </w:t>
      </w:r>
      <w:r w:rsidR="0085060A" w:rsidRPr="00320CC2">
        <w:rPr>
          <w:rFonts w:ascii="Times New Roman" w:hAnsi="Times New Roman" w:cs="Times New Roman"/>
        </w:rPr>
        <w:t>a meeting</w:t>
      </w:r>
      <w:r w:rsidRPr="00320CC2">
        <w:rPr>
          <w:rFonts w:ascii="Times New Roman" w:hAnsi="Times New Roman" w:cs="Times New Roman"/>
        </w:rPr>
        <w:t xml:space="preserve"> with Miguel Ranchor or another lecturer to discuss the team member’s behaviour.</w:t>
      </w:r>
    </w:p>
    <w:p w14:paraId="437F1F33" w14:textId="1E288E20" w:rsidR="00320CC2" w:rsidRPr="00320CC2" w:rsidRDefault="00320CC2" w:rsidP="005B66A6">
      <w:pPr>
        <w:widowControl w:val="0"/>
        <w:numPr>
          <w:ilvl w:val="0"/>
          <w:numId w:val="9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320CC2">
        <w:rPr>
          <w:rFonts w:ascii="Times New Roman" w:hAnsi="Times New Roman" w:cs="Times New Roman"/>
        </w:rPr>
        <w:t>Strikes may be given due to lack of teamwork, missing deadlines or not being present on the group meetings, without any excuse.</w:t>
      </w:r>
    </w:p>
    <w:p w14:paraId="5E867CC2" w14:textId="2C65054D" w:rsidR="251C4D0C" w:rsidRDefault="5784F7C4" w:rsidP="5C674FE3">
      <w:pPr>
        <w:widowControl w:val="0"/>
        <w:numPr>
          <w:ilvl w:val="0"/>
          <w:numId w:val="9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108BA062">
        <w:rPr>
          <w:rFonts w:ascii="Times New Roman" w:eastAsia="Times New Roman" w:hAnsi="Times New Roman" w:cs="Times New Roman"/>
        </w:rPr>
        <w:t>Team members</w:t>
      </w:r>
      <w:r w:rsidRPr="1C60B0AB">
        <w:rPr>
          <w:rFonts w:ascii="Times New Roman" w:eastAsia="Times New Roman" w:hAnsi="Times New Roman" w:cs="Times New Roman"/>
        </w:rPr>
        <w:t xml:space="preserve"> can vote on a strike</w:t>
      </w:r>
      <w:r w:rsidR="0011505C">
        <w:rPr>
          <w:rFonts w:ascii="Times New Roman" w:eastAsia="Times New Roman" w:hAnsi="Times New Roman" w:cs="Times New Roman"/>
        </w:rPr>
        <w:t>. A</w:t>
      </w:r>
      <w:r w:rsidRPr="1C60B0AB">
        <w:rPr>
          <w:rFonts w:ascii="Times New Roman" w:eastAsia="Times New Roman" w:hAnsi="Times New Roman" w:cs="Times New Roman"/>
        </w:rPr>
        <w:t xml:space="preserve"> vote on a strike can be started at any moment for any reason</w:t>
      </w:r>
      <w:r w:rsidR="004E2AC5">
        <w:rPr>
          <w:rFonts w:ascii="Times New Roman" w:eastAsia="Times New Roman" w:hAnsi="Times New Roman" w:cs="Times New Roman"/>
        </w:rPr>
        <w:t>.</w:t>
      </w:r>
      <w:r w:rsidRPr="1C60B0AB">
        <w:rPr>
          <w:rFonts w:ascii="Times New Roman" w:eastAsia="Times New Roman" w:hAnsi="Times New Roman" w:cs="Times New Roman"/>
        </w:rPr>
        <w:t xml:space="preserve"> </w:t>
      </w:r>
      <w:r w:rsidR="004E2AC5">
        <w:rPr>
          <w:rFonts w:ascii="Times New Roman" w:eastAsia="Times New Roman" w:hAnsi="Times New Roman" w:cs="Times New Roman"/>
        </w:rPr>
        <w:t>I</w:t>
      </w:r>
      <w:r w:rsidRPr="1C60B0AB">
        <w:rPr>
          <w:rFonts w:ascii="Times New Roman" w:eastAsia="Times New Roman" w:hAnsi="Times New Roman" w:cs="Times New Roman"/>
        </w:rPr>
        <w:t xml:space="preserve">f the majority of the group votes on a strike, the team member </w:t>
      </w:r>
      <w:r w:rsidRPr="5E4E6A0C">
        <w:rPr>
          <w:rFonts w:ascii="Times New Roman" w:eastAsia="Times New Roman" w:hAnsi="Times New Roman" w:cs="Times New Roman"/>
        </w:rPr>
        <w:t>receives</w:t>
      </w:r>
      <w:r w:rsidRPr="1C60B0AB">
        <w:rPr>
          <w:rFonts w:ascii="Times New Roman" w:eastAsia="Times New Roman" w:hAnsi="Times New Roman" w:cs="Times New Roman"/>
        </w:rPr>
        <w:t xml:space="preserve"> that strike</w:t>
      </w:r>
      <w:r w:rsidR="004E2AC5">
        <w:rPr>
          <w:rFonts w:ascii="Times New Roman" w:eastAsia="Times New Roman" w:hAnsi="Times New Roman" w:cs="Times New Roman"/>
        </w:rPr>
        <w:t>.</w:t>
      </w:r>
    </w:p>
    <w:p w14:paraId="7EDCBFCA" w14:textId="7B70AFC3" w:rsidR="00320CC2" w:rsidRPr="00320CC2" w:rsidRDefault="00320CC2" w:rsidP="0085060A">
      <w:pPr>
        <w:pStyle w:val="ListParagraph"/>
        <w:widowControl w:val="0"/>
        <w:numPr>
          <w:ilvl w:val="0"/>
          <w:numId w:val="10"/>
        </w:numPr>
        <w:spacing w:before="240" w:line="240" w:lineRule="auto"/>
        <w:ind w:left="426" w:hanging="437"/>
        <w:jc w:val="both"/>
        <w:rPr>
          <w:rFonts w:ascii="Times New Roman" w:hAnsi="Times New Roman" w:cs="Times New Roman"/>
          <w:b/>
          <w:bCs/>
          <w:smallCaps/>
          <w:sz w:val="28"/>
          <w:szCs w:val="28"/>
        </w:rPr>
      </w:pPr>
      <w:r w:rsidRPr="00320CC2">
        <w:rPr>
          <w:rFonts w:ascii="Times New Roman" w:hAnsi="Times New Roman" w:cs="Times New Roman"/>
          <w:b/>
          <w:bCs/>
          <w:smallCaps/>
          <w:sz w:val="28"/>
          <w:szCs w:val="28"/>
        </w:rPr>
        <w:t>Contact Information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3900"/>
      </w:tblGrid>
      <w:tr w:rsidR="00320CC2" w:rsidRPr="00320CC2" w14:paraId="48C24736" w14:textId="77777777" w:rsidTr="553429CA">
        <w:trPr>
          <w:trHeight w:val="823"/>
          <w:jc w:val="center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B6A788" w14:textId="372425DA" w:rsidR="00320CC2" w:rsidRPr="00320CC2" w:rsidRDefault="58D64CB6" w:rsidP="005D7AF4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20E64E64">
              <w:rPr>
                <w:rFonts w:ascii="Times New Roman" w:hAnsi="Times New Roman" w:cs="Times New Roman"/>
              </w:rPr>
              <w:t>Full</w:t>
            </w:r>
            <w:r w:rsidR="4278CC8A" w:rsidRPr="20E64E64">
              <w:rPr>
                <w:rFonts w:ascii="Times New Roman" w:hAnsi="Times New Roman" w:cs="Times New Roman"/>
              </w:rPr>
              <w:t xml:space="preserve"> </w:t>
            </w:r>
            <w:r w:rsidRPr="20E64E64">
              <w:rPr>
                <w:rFonts w:ascii="Times New Roman" w:hAnsi="Times New Roman" w:cs="Times New Roman"/>
              </w:rPr>
              <w:t>name</w:t>
            </w:r>
            <w:r w:rsidR="00320CC2" w:rsidRPr="00320CC2">
              <w:rPr>
                <w:rFonts w:ascii="Times New Roman" w:hAnsi="Times New Roman" w:cs="Times New Roman"/>
              </w:rPr>
              <w:t xml:space="preserve">: </w:t>
            </w:r>
            <w:r w:rsidR="00B51985">
              <w:rPr>
                <w:rFonts w:ascii="Times New Roman" w:hAnsi="Times New Roman" w:cs="Times New Roman"/>
              </w:rPr>
              <w:t>Lorenzo Nocivelli</w:t>
            </w:r>
          </w:p>
          <w:p w14:paraId="4AC8BE20" w14:textId="0BF591DB" w:rsidR="00320CC2" w:rsidRPr="00320CC2" w:rsidRDefault="00320CC2" w:rsidP="005D7AF4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CC2">
              <w:rPr>
                <w:rFonts w:ascii="Times New Roman" w:hAnsi="Times New Roman" w:cs="Times New Roman"/>
              </w:rPr>
              <w:t xml:space="preserve">Role: Team </w:t>
            </w:r>
            <w:r w:rsidR="008913F0">
              <w:rPr>
                <w:rFonts w:ascii="Times New Roman" w:hAnsi="Times New Roman" w:cs="Times New Roman"/>
              </w:rPr>
              <w:t>Member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329D88" w14:textId="593CA276" w:rsidR="00320CC2" w:rsidRPr="00320CC2" w:rsidRDefault="00320CC2" w:rsidP="005D7AF4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CC2">
              <w:rPr>
                <w:rFonts w:ascii="Times New Roman" w:hAnsi="Times New Roman" w:cs="Times New Roman"/>
              </w:rPr>
              <w:t>Full name</w:t>
            </w:r>
            <w:r w:rsidR="00B51985">
              <w:rPr>
                <w:rFonts w:ascii="Times New Roman" w:hAnsi="Times New Roman" w:cs="Times New Roman"/>
              </w:rPr>
              <w:t xml:space="preserve">: </w:t>
            </w:r>
            <w:r w:rsidR="00B51985" w:rsidRPr="00320CC2">
              <w:rPr>
                <w:rFonts w:ascii="Times New Roman" w:hAnsi="Times New Roman" w:cs="Times New Roman"/>
              </w:rPr>
              <w:t xml:space="preserve">Réka </w:t>
            </w:r>
            <w:r w:rsidR="00B51985">
              <w:rPr>
                <w:rFonts w:ascii="Times New Roman" w:hAnsi="Times New Roman" w:cs="Times New Roman"/>
              </w:rPr>
              <w:t>L.</w:t>
            </w:r>
            <w:r w:rsidR="00B51985" w:rsidRPr="00320CC2">
              <w:rPr>
                <w:rFonts w:ascii="Times New Roman" w:hAnsi="Times New Roman" w:cs="Times New Roman"/>
              </w:rPr>
              <w:t xml:space="preserve"> Szunyogh-Kocsis</w:t>
            </w:r>
          </w:p>
          <w:p w14:paraId="29D418A5" w14:textId="1A6491C1" w:rsidR="00320CC2" w:rsidRPr="00320CC2" w:rsidRDefault="00320CC2" w:rsidP="005D7AF4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CC2">
              <w:rPr>
                <w:rFonts w:ascii="Times New Roman" w:hAnsi="Times New Roman" w:cs="Times New Roman"/>
              </w:rPr>
              <w:t xml:space="preserve">Role: </w:t>
            </w:r>
            <w:r w:rsidR="00F46D27">
              <w:rPr>
                <w:rFonts w:ascii="Times New Roman" w:hAnsi="Times New Roman" w:cs="Times New Roman"/>
              </w:rPr>
              <w:t>Team Member</w:t>
            </w:r>
          </w:p>
        </w:tc>
      </w:tr>
      <w:tr w:rsidR="00320CC2" w:rsidRPr="00320CC2" w14:paraId="72750BDE" w14:textId="77777777" w:rsidTr="553429CA">
        <w:trPr>
          <w:trHeight w:val="810"/>
          <w:jc w:val="center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6B532A" w14:textId="77777777" w:rsidR="00320CC2" w:rsidRDefault="00320CC2" w:rsidP="005D7AF4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CC2">
              <w:rPr>
                <w:rFonts w:ascii="Times New Roman" w:hAnsi="Times New Roman" w:cs="Times New Roman"/>
              </w:rPr>
              <w:t xml:space="preserve">Full name: </w:t>
            </w:r>
            <w:r w:rsidR="0003132A">
              <w:rPr>
                <w:rFonts w:ascii="Times New Roman" w:hAnsi="Times New Roman" w:cs="Times New Roman"/>
              </w:rPr>
              <w:t>Kristian A. Endrev</w:t>
            </w:r>
          </w:p>
          <w:p w14:paraId="13C57994" w14:textId="5B622B94" w:rsidR="00F46D27" w:rsidRPr="00320CC2" w:rsidRDefault="00F46D27" w:rsidP="005D7AF4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CC2">
              <w:rPr>
                <w:rFonts w:ascii="Times New Roman" w:hAnsi="Times New Roman" w:cs="Times New Roman"/>
              </w:rPr>
              <w:t xml:space="preserve">Role: </w:t>
            </w:r>
            <w:r>
              <w:rPr>
                <w:rFonts w:ascii="Times New Roman" w:hAnsi="Times New Roman" w:cs="Times New Roman"/>
              </w:rPr>
              <w:t>Team Member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C1661B" w14:textId="77777777" w:rsidR="00320CC2" w:rsidRDefault="00320CC2" w:rsidP="005D7AF4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CC2">
              <w:rPr>
                <w:rFonts w:ascii="Times New Roman" w:hAnsi="Times New Roman" w:cs="Times New Roman"/>
              </w:rPr>
              <w:t xml:space="preserve">Full name: </w:t>
            </w:r>
            <w:r w:rsidR="008C54D6">
              <w:rPr>
                <w:rFonts w:ascii="Times New Roman" w:hAnsi="Times New Roman" w:cs="Times New Roman"/>
              </w:rPr>
              <w:t>Oleksii Khomiak</w:t>
            </w:r>
          </w:p>
          <w:p w14:paraId="3C1E5379" w14:textId="1376D860" w:rsidR="00F46D27" w:rsidRPr="00320CC2" w:rsidRDefault="00F46D27" w:rsidP="005D7AF4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CC2">
              <w:rPr>
                <w:rFonts w:ascii="Times New Roman" w:hAnsi="Times New Roman" w:cs="Times New Roman"/>
              </w:rPr>
              <w:t xml:space="preserve">Role: </w:t>
            </w:r>
            <w:r>
              <w:rPr>
                <w:rFonts w:ascii="Times New Roman" w:hAnsi="Times New Roman" w:cs="Times New Roman"/>
              </w:rPr>
              <w:t>Team Member</w:t>
            </w:r>
          </w:p>
        </w:tc>
      </w:tr>
      <w:tr w:rsidR="00320CC2" w:rsidRPr="00320CC2" w14:paraId="41C7027E" w14:textId="77777777" w:rsidTr="553429CA">
        <w:trPr>
          <w:trHeight w:val="810"/>
          <w:jc w:val="center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0C9AC6" w14:textId="28F04351" w:rsidR="00320CC2" w:rsidRDefault="00320CC2" w:rsidP="005D7AF4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CC2">
              <w:rPr>
                <w:rFonts w:ascii="Times New Roman" w:hAnsi="Times New Roman" w:cs="Times New Roman"/>
              </w:rPr>
              <w:t xml:space="preserve">Full name: </w:t>
            </w:r>
            <w:r w:rsidR="424BA02A" w:rsidRPr="2D5292BE">
              <w:rPr>
                <w:rFonts w:ascii="Times New Roman" w:hAnsi="Times New Roman" w:cs="Times New Roman"/>
              </w:rPr>
              <w:t>A</w:t>
            </w:r>
            <w:r w:rsidR="1FC44DB7" w:rsidRPr="2D5292BE">
              <w:rPr>
                <w:rFonts w:ascii="Times New Roman" w:hAnsi="Times New Roman" w:cs="Times New Roman"/>
              </w:rPr>
              <w:t>min</w:t>
            </w:r>
            <w:r w:rsidR="00DA03B4">
              <w:rPr>
                <w:rFonts w:ascii="Times New Roman" w:hAnsi="Times New Roman" w:cs="Times New Roman"/>
              </w:rPr>
              <w:t xml:space="preserve"> Kiani</w:t>
            </w:r>
          </w:p>
          <w:p w14:paraId="5086E881" w14:textId="04EBC18C" w:rsidR="00CA4C88" w:rsidRPr="00320CC2" w:rsidRDefault="00CA4C88" w:rsidP="005D7AF4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CC2">
              <w:rPr>
                <w:rFonts w:ascii="Times New Roman" w:hAnsi="Times New Roman" w:cs="Times New Roman"/>
              </w:rPr>
              <w:t xml:space="preserve">Role: </w:t>
            </w:r>
            <w:r>
              <w:rPr>
                <w:rFonts w:ascii="Times New Roman" w:hAnsi="Times New Roman" w:cs="Times New Roman"/>
              </w:rPr>
              <w:t xml:space="preserve">Team </w:t>
            </w:r>
            <w:r w:rsidR="00D9348E">
              <w:rPr>
                <w:rFonts w:ascii="Times New Roman" w:hAnsi="Times New Roman" w:cs="Times New Roman"/>
              </w:rPr>
              <w:t>Secretary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A0FDD9" w14:textId="5987BDFE" w:rsidR="00320CC2" w:rsidRDefault="00320CC2" w:rsidP="005D7AF4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CC2">
              <w:rPr>
                <w:rFonts w:ascii="Times New Roman" w:hAnsi="Times New Roman" w:cs="Times New Roman"/>
              </w:rPr>
              <w:t xml:space="preserve">Full name: </w:t>
            </w:r>
            <w:r w:rsidR="00DA03B4">
              <w:rPr>
                <w:rFonts w:ascii="Times New Roman" w:hAnsi="Times New Roman" w:cs="Times New Roman"/>
              </w:rPr>
              <w:t>Jo</w:t>
            </w:r>
            <w:r w:rsidR="00201F04" w:rsidRPr="00201F04">
              <w:rPr>
                <w:rFonts w:ascii="Times New Roman" w:hAnsi="Times New Roman" w:cs="Times New Roman"/>
              </w:rPr>
              <w:t>ã</w:t>
            </w:r>
            <w:r w:rsidR="009714A5">
              <w:rPr>
                <w:rFonts w:ascii="Times New Roman" w:hAnsi="Times New Roman" w:cs="Times New Roman"/>
              </w:rPr>
              <w:t>o Pedro Moro Machado</w:t>
            </w:r>
          </w:p>
          <w:p w14:paraId="26345C55" w14:textId="48CDDBB7" w:rsidR="00934BBA" w:rsidRPr="00320CC2" w:rsidRDefault="009C07DA" w:rsidP="005D7AF4">
            <w:pPr>
              <w:widowControl w:val="0"/>
              <w:spacing w:line="240" w:lineRule="auto"/>
              <w:rPr>
                <w:rFonts w:ascii="Times New Roman" w:hAnsi="Times New Roman" w:cs="Times New Roman"/>
              </w:rPr>
            </w:pPr>
            <w:r w:rsidRPr="00320CC2">
              <w:rPr>
                <w:rFonts w:ascii="Times New Roman" w:hAnsi="Times New Roman" w:cs="Times New Roman"/>
              </w:rPr>
              <w:t xml:space="preserve">Role: </w:t>
            </w:r>
            <w:r>
              <w:rPr>
                <w:rFonts w:ascii="Times New Roman" w:hAnsi="Times New Roman" w:cs="Times New Roman"/>
              </w:rPr>
              <w:t xml:space="preserve">Team </w:t>
            </w:r>
            <w:r w:rsidR="00934BBA">
              <w:rPr>
                <w:rFonts w:ascii="Times New Roman" w:hAnsi="Times New Roman" w:cs="Times New Roman"/>
              </w:rPr>
              <w:t>Leader</w:t>
            </w:r>
          </w:p>
        </w:tc>
      </w:tr>
    </w:tbl>
    <w:p w14:paraId="0AB77EE8" w14:textId="7A3404D2" w:rsidR="00320CC2" w:rsidRPr="00320CC2" w:rsidRDefault="00320CC2" w:rsidP="005B66A6">
      <w:pPr>
        <w:widowControl w:val="0"/>
        <w:spacing w:line="240" w:lineRule="auto"/>
        <w:jc w:val="both"/>
        <w:rPr>
          <w:rFonts w:ascii="Times New Roman" w:hAnsi="Times New Roman" w:cs="Times New Roman"/>
        </w:rPr>
      </w:pPr>
    </w:p>
    <w:p w14:paraId="3C8C49AC" w14:textId="69167151" w:rsidR="00320CC2" w:rsidRPr="00320CC2" w:rsidRDefault="004D34B9" w:rsidP="005B66A6">
      <w:pPr>
        <w:widowControl w:val="0"/>
        <w:spacing w:line="240" w:lineRule="auto"/>
        <w:jc w:val="both"/>
        <w:rPr>
          <w:rFonts w:ascii="Times New Roman" w:hAnsi="Times New Roman" w:cs="Times New Roman"/>
        </w:rPr>
      </w:pPr>
      <w:r w:rsidRPr="00320CC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1" behindDoc="1" locked="0" layoutInCell="1" allowOverlap="1" wp14:anchorId="6D9C07B7" wp14:editId="4A0AD6D6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1440180" cy="342900"/>
            <wp:effectExtent l="0" t="0" r="7620" b="0"/>
            <wp:wrapTight wrapText="bothSides">
              <wp:wrapPolygon edited="0">
                <wp:start x="0" y="0"/>
                <wp:lineTo x="0" y="14400"/>
                <wp:lineTo x="9143" y="20400"/>
                <wp:lineTo x="16000" y="20400"/>
                <wp:lineTo x="21429" y="16800"/>
                <wp:lineTo x="21429" y="1200"/>
                <wp:lineTo x="17429" y="0"/>
                <wp:lineTo x="0" y="0"/>
              </wp:wrapPolygon>
            </wp:wrapTight>
            <wp:docPr id="1791992335" name="Picture 9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92335" name="Picture 9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8349AE" w14:textId="6AF40506" w:rsidR="267C1F02" w:rsidRDefault="267C1F02" w:rsidP="05E9F295">
      <w:pPr>
        <w:widowControl w:val="0"/>
        <w:spacing w:line="240" w:lineRule="auto"/>
        <w:jc w:val="both"/>
        <w:rPr>
          <w:rFonts w:ascii="cursive" w:eastAsia="cursive" w:hAnsi="cursive" w:cs="cursive"/>
          <w:sz w:val="32"/>
          <w:szCs w:val="32"/>
        </w:rPr>
      </w:pPr>
      <w:r w:rsidRPr="1CEEA801">
        <w:rPr>
          <w:rFonts w:ascii="cursive" w:eastAsia="cursive" w:hAnsi="cursive" w:cs="cursive"/>
          <w:sz w:val="32"/>
          <w:szCs w:val="32"/>
        </w:rPr>
        <w:t>Lorenzo Nocivelli 😎</w:t>
      </w:r>
    </w:p>
    <w:p w14:paraId="1043F22A" w14:textId="675EFA2E" w:rsidR="45484F2C" w:rsidRDefault="45484F2C" w:rsidP="1CEEA801">
      <w:pPr>
        <w:widowControl w:val="0"/>
        <w:spacing w:line="240" w:lineRule="auto"/>
        <w:jc w:val="both"/>
        <w:rPr>
          <w:rFonts w:ascii="Courier New" w:eastAsia="Courier New" w:hAnsi="Courier New" w:cs="Courier New"/>
          <w:sz w:val="48"/>
          <w:szCs w:val="48"/>
        </w:rPr>
      </w:pPr>
      <w:r w:rsidRPr="42DF760D">
        <w:rPr>
          <w:rFonts w:ascii="Courier New" w:eastAsia="Courier New" w:hAnsi="Courier New" w:cs="Courier New"/>
          <w:sz w:val="48"/>
          <w:szCs w:val="48"/>
        </w:rPr>
        <w:t>Amin Kiani</w:t>
      </w:r>
    </w:p>
    <w:p w14:paraId="0F716AF4" w14:textId="123C553A" w:rsidR="00E26B2F" w:rsidRDefault="4148C69A" w:rsidP="777FF0B8">
      <w:pPr>
        <w:widowControl w:val="0"/>
        <w:spacing w:line="240" w:lineRule="auto"/>
        <w:jc w:val="both"/>
        <w:rPr>
          <w:rFonts w:ascii="cursive" w:eastAsia="cursive" w:hAnsi="cursive" w:cs="cursive"/>
          <w:sz w:val="32"/>
          <w:szCs w:val="32"/>
        </w:rPr>
      </w:pPr>
      <w:r w:rsidRPr="7954AB21">
        <w:rPr>
          <w:rFonts w:ascii="cursive" w:eastAsia="cursive" w:hAnsi="cursive" w:cs="cursive"/>
          <w:sz w:val="32"/>
          <w:szCs w:val="32"/>
        </w:rPr>
        <w:t>João</w:t>
      </w:r>
      <w:r w:rsidRPr="2990358B">
        <w:rPr>
          <w:rFonts w:ascii="cursive" w:eastAsia="cursive" w:hAnsi="cursive" w:cs="cursive"/>
          <w:sz w:val="32"/>
          <w:szCs w:val="32"/>
        </w:rPr>
        <w:t xml:space="preserve"> Pedro Moro</w:t>
      </w:r>
      <w:r w:rsidRPr="02FA0EC2">
        <w:rPr>
          <w:rFonts w:ascii="cursive" w:eastAsia="cursive" w:hAnsi="cursive" w:cs="cursive"/>
          <w:sz w:val="32"/>
          <w:szCs w:val="32"/>
        </w:rPr>
        <w:t xml:space="preserve"> </w:t>
      </w:r>
    </w:p>
    <w:p w14:paraId="3E7F9182" w14:textId="02FA580A" w:rsidR="00E26B2F" w:rsidRPr="00E26B2F" w:rsidRDefault="00E26B2F" w:rsidP="777FF0B8">
      <w:pPr>
        <w:widowControl w:val="0"/>
        <w:spacing w:line="240" w:lineRule="auto"/>
        <w:jc w:val="both"/>
        <w:rPr>
          <w:rFonts w:ascii="Charmonman" w:eastAsia="cursive" w:hAnsi="Charmonman" w:cs="Charmonman"/>
          <w:b/>
          <w:bCs/>
          <w:sz w:val="32"/>
          <w:szCs w:val="32"/>
        </w:rPr>
      </w:pPr>
      <w:r w:rsidRPr="00E26B2F">
        <w:rPr>
          <w:rFonts w:ascii="Charmonman" w:eastAsia="cursive" w:hAnsi="Charmonman" w:cs="Charmonman" w:hint="cs"/>
          <w:b/>
          <w:bCs/>
          <w:sz w:val="32"/>
          <w:szCs w:val="32"/>
        </w:rPr>
        <w:t>Kristian Endrev</w:t>
      </w:r>
    </w:p>
    <w:p w14:paraId="1ADE4C08" w14:textId="567378B7" w:rsidR="00BF2CFC" w:rsidRDefault="63A91669" w:rsidP="003D4B49">
      <w:pPr>
        <w:widowControl w:val="0"/>
        <w:spacing w:line="240" w:lineRule="auto"/>
        <w:rPr>
          <w:rFonts w:ascii="Times New Roman" w:hAnsi="Times New Roman" w:cs="Times New Roman"/>
        </w:rPr>
      </w:pPr>
      <w:r w:rsidRPr="7954AB21">
        <w:rPr>
          <w:rFonts w:ascii="Cochocib Script Latin Pro" w:eastAsia="Cochocib Script Latin Pro" w:hAnsi="Cochocib Script Latin Pro" w:cs="Cochocib Script Latin Pro"/>
          <w:sz w:val="36"/>
          <w:szCs w:val="36"/>
        </w:rPr>
        <w:t>Oleksii</w:t>
      </w:r>
      <w:r w:rsidR="003D4B49" w:rsidRPr="7954AB21">
        <w:rPr>
          <w:rFonts w:ascii="Cochocib Script Latin Pro" w:eastAsia="Cochocib Script Latin Pro" w:hAnsi="Cochocib Script Latin Pro" w:cs="Cochocib Script Latin Pro"/>
          <w:sz w:val="36"/>
          <w:szCs w:val="36"/>
        </w:rPr>
        <w:t xml:space="preserve"> </w:t>
      </w:r>
      <w:r w:rsidRPr="7954AB21">
        <w:rPr>
          <w:rFonts w:ascii="Cochocib Script Latin Pro" w:eastAsia="Cochocib Script Latin Pro" w:hAnsi="Cochocib Script Latin Pro" w:cs="Cochocib Script Latin Pro"/>
          <w:sz w:val="36"/>
          <w:szCs w:val="36"/>
        </w:rPr>
        <w:t>Khomiak</w:t>
      </w:r>
      <w:r>
        <w:br/>
      </w:r>
    </w:p>
    <w:sectPr w:rsidR="00BF2C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97BA8" w14:textId="77777777" w:rsidR="00FE27B1" w:rsidRDefault="00FE27B1" w:rsidP="00F64272">
      <w:pPr>
        <w:spacing w:after="0" w:line="240" w:lineRule="auto"/>
      </w:pPr>
      <w:r>
        <w:separator/>
      </w:r>
    </w:p>
  </w:endnote>
  <w:endnote w:type="continuationSeparator" w:id="0">
    <w:p w14:paraId="3B595F2A" w14:textId="77777777" w:rsidR="00FE27B1" w:rsidRDefault="00FE27B1" w:rsidP="00F642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ursive">
    <w:altName w:val="Cambria"/>
    <w:panose1 w:val="00000000000000000000"/>
    <w:charset w:val="00"/>
    <w:family w:val="roman"/>
    <w:notTrueType/>
    <w:pitch w:val="default"/>
  </w:font>
  <w:font w:name="Charmonman">
    <w:charset w:val="DE"/>
    <w:family w:val="auto"/>
    <w:pitch w:val="variable"/>
    <w:sig w:usb0="21000007" w:usb1="00000001" w:usb2="00000000" w:usb3="00000000" w:csb0="00010193" w:csb1="00000000"/>
  </w:font>
  <w:font w:name="Cochocib Script Latin Pro">
    <w:charset w:val="EE"/>
    <w:family w:val="auto"/>
    <w:pitch w:val="variable"/>
    <w:sig w:usb0="A00000AF" w:usb1="5000004A" w:usb2="00000000" w:usb3="00000000" w:csb0="00000093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1197615600"/>
      <w:docPartObj>
        <w:docPartGallery w:val="Page Numbers (Bottom of Page)"/>
        <w:docPartUnique/>
      </w:docPartObj>
    </w:sdtPr>
    <w:sdtEndPr/>
    <w:sdtContent>
      <w:p w14:paraId="3CFB0716" w14:textId="49591396" w:rsidR="00F64272" w:rsidRPr="00F64272" w:rsidRDefault="00F64272" w:rsidP="00F64272">
        <w:pPr>
          <w:pStyle w:val="Footer"/>
          <w:jc w:val="center"/>
          <w:rPr>
            <w:rFonts w:ascii="Times New Roman" w:hAnsi="Times New Roman" w:cs="Times New Roman"/>
          </w:rPr>
        </w:pPr>
        <w:r w:rsidRPr="00F64272">
          <w:rPr>
            <w:rFonts w:ascii="Times New Roman" w:hAnsi="Times New Roman" w:cs="Times New Roman"/>
          </w:rPr>
          <w:fldChar w:fldCharType="begin"/>
        </w:r>
        <w:r w:rsidRPr="00F64272">
          <w:rPr>
            <w:rFonts w:ascii="Times New Roman" w:hAnsi="Times New Roman" w:cs="Times New Roman"/>
          </w:rPr>
          <w:instrText>PAGE   \* MERGEFORMAT</w:instrText>
        </w:r>
        <w:r w:rsidRPr="00F64272">
          <w:rPr>
            <w:rFonts w:ascii="Times New Roman" w:hAnsi="Times New Roman" w:cs="Times New Roman"/>
          </w:rPr>
          <w:fldChar w:fldCharType="separate"/>
        </w:r>
        <w:r w:rsidRPr="00F64272">
          <w:rPr>
            <w:rFonts w:ascii="Times New Roman" w:hAnsi="Times New Roman" w:cs="Times New Roman"/>
          </w:rPr>
          <w:t>2</w:t>
        </w:r>
        <w:r w:rsidRPr="00F64272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0E78F" w14:textId="77777777" w:rsidR="00FE27B1" w:rsidRDefault="00FE27B1" w:rsidP="00F64272">
      <w:pPr>
        <w:spacing w:after="0" w:line="240" w:lineRule="auto"/>
      </w:pPr>
      <w:r>
        <w:separator/>
      </w:r>
    </w:p>
  </w:footnote>
  <w:footnote w:type="continuationSeparator" w:id="0">
    <w:p w14:paraId="69AEBEA7" w14:textId="77777777" w:rsidR="00FE27B1" w:rsidRDefault="00FE27B1" w:rsidP="00F642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0CF9"/>
    <w:multiLevelType w:val="hybridMultilevel"/>
    <w:tmpl w:val="D48A4CC4"/>
    <w:lvl w:ilvl="0" w:tplc="179E6EA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6301A"/>
    <w:multiLevelType w:val="hybridMultilevel"/>
    <w:tmpl w:val="4A68DC8A"/>
    <w:lvl w:ilvl="0" w:tplc="8E8C30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AA167A"/>
    <w:multiLevelType w:val="multilevel"/>
    <w:tmpl w:val="EA04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250666"/>
    <w:multiLevelType w:val="hybridMultilevel"/>
    <w:tmpl w:val="DE5630C4"/>
    <w:lvl w:ilvl="0" w:tplc="6B668146">
      <w:start w:val="1"/>
      <w:numFmt w:val="upperRoman"/>
      <w:lvlText w:val="%1."/>
      <w:lvlJc w:val="left"/>
      <w:pPr>
        <w:ind w:left="1080" w:hanging="720"/>
      </w:pPr>
      <w:rPr>
        <w:rFonts w:hint="default"/>
        <w:sz w:val="28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AD7EED"/>
    <w:multiLevelType w:val="multilevel"/>
    <w:tmpl w:val="33D0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AF293B"/>
    <w:multiLevelType w:val="multilevel"/>
    <w:tmpl w:val="D35C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3D7CDD"/>
    <w:multiLevelType w:val="hybridMultilevel"/>
    <w:tmpl w:val="6E120360"/>
    <w:lvl w:ilvl="0" w:tplc="A80A08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6321B2"/>
    <w:multiLevelType w:val="multilevel"/>
    <w:tmpl w:val="BAB8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CF5DF8"/>
    <w:multiLevelType w:val="hybridMultilevel"/>
    <w:tmpl w:val="9516F2DA"/>
    <w:lvl w:ilvl="0" w:tplc="040E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A5B475F"/>
    <w:multiLevelType w:val="multilevel"/>
    <w:tmpl w:val="881E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262013">
    <w:abstractNumId w:val="6"/>
  </w:num>
  <w:num w:numId="2" w16cid:durableId="1823543802">
    <w:abstractNumId w:val="1"/>
  </w:num>
  <w:num w:numId="3" w16cid:durableId="248126564">
    <w:abstractNumId w:val="8"/>
  </w:num>
  <w:num w:numId="4" w16cid:durableId="2067530399">
    <w:abstractNumId w:val="3"/>
  </w:num>
  <w:num w:numId="5" w16cid:durableId="1460685883">
    <w:abstractNumId w:val="7"/>
  </w:num>
  <w:num w:numId="6" w16cid:durableId="522668960">
    <w:abstractNumId w:val="4"/>
  </w:num>
  <w:num w:numId="7" w16cid:durableId="1244493263">
    <w:abstractNumId w:val="9"/>
  </w:num>
  <w:num w:numId="8" w16cid:durableId="318269872">
    <w:abstractNumId w:val="5"/>
  </w:num>
  <w:num w:numId="9" w16cid:durableId="1851527213">
    <w:abstractNumId w:val="2"/>
  </w:num>
  <w:num w:numId="10" w16cid:durableId="1468474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41A"/>
    <w:rsid w:val="00000338"/>
    <w:rsid w:val="00002E8A"/>
    <w:rsid w:val="00004721"/>
    <w:rsid w:val="000163B6"/>
    <w:rsid w:val="00023A58"/>
    <w:rsid w:val="000311D3"/>
    <w:rsid w:val="0003132A"/>
    <w:rsid w:val="0004197F"/>
    <w:rsid w:val="0004439E"/>
    <w:rsid w:val="00045BB8"/>
    <w:rsid w:val="000461F4"/>
    <w:rsid w:val="000468B3"/>
    <w:rsid w:val="00060C54"/>
    <w:rsid w:val="00063019"/>
    <w:rsid w:val="0006399E"/>
    <w:rsid w:val="0007693D"/>
    <w:rsid w:val="000814C0"/>
    <w:rsid w:val="000824AB"/>
    <w:rsid w:val="00082F69"/>
    <w:rsid w:val="0009617A"/>
    <w:rsid w:val="000A49B7"/>
    <w:rsid w:val="000B08C6"/>
    <w:rsid w:val="000B26A9"/>
    <w:rsid w:val="000B433E"/>
    <w:rsid w:val="000B7633"/>
    <w:rsid w:val="000C21C6"/>
    <w:rsid w:val="000C4527"/>
    <w:rsid w:val="000E2D5B"/>
    <w:rsid w:val="000E4CC4"/>
    <w:rsid w:val="000F148D"/>
    <w:rsid w:val="000F261C"/>
    <w:rsid w:val="000F412D"/>
    <w:rsid w:val="000F5D89"/>
    <w:rsid w:val="000F67CC"/>
    <w:rsid w:val="00106943"/>
    <w:rsid w:val="0011505C"/>
    <w:rsid w:val="0012733A"/>
    <w:rsid w:val="00145FC9"/>
    <w:rsid w:val="00147BA1"/>
    <w:rsid w:val="00152F32"/>
    <w:rsid w:val="00153A87"/>
    <w:rsid w:val="001553DD"/>
    <w:rsid w:val="001576E4"/>
    <w:rsid w:val="00171C1D"/>
    <w:rsid w:val="00175E5B"/>
    <w:rsid w:val="001852C5"/>
    <w:rsid w:val="00190434"/>
    <w:rsid w:val="00190863"/>
    <w:rsid w:val="001A06E5"/>
    <w:rsid w:val="001A7BB9"/>
    <w:rsid w:val="001B0C24"/>
    <w:rsid w:val="001D1C1B"/>
    <w:rsid w:val="001D2B6A"/>
    <w:rsid w:val="001E2340"/>
    <w:rsid w:val="001E731A"/>
    <w:rsid w:val="0020001F"/>
    <w:rsid w:val="00201F04"/>
    <w:rsid w:val="002024E6"/>
    <w:rsid w:val="002315DA"/>
    <w:rsid w:val="00232408"/>
    <w:rsid w:val="00235A8E"/>
    <w:rsid w:val="00237349"/>
    <w:rsid w:val="00242E38"/>
    <w:rsid w:val="00247D64"/>
    <w:rsid w:val="002621F4"/>
    <w:rsid w:val="002711D6"/>
    <w:rsid w:val="00275F24"/>
    <w:rsid w:val="002762AB"/>
    <w:rsid w:val="00280AA4"/>
    <w:rsid w:val="002831C6"/>
    <w:rsid w:val="002A037F"/>
    <w:rsid w:val="002A1A39"/>
    <w:rsid w:val="002B18F1"/>
    <w:rsid w:val="002B4DD1"/>
    <w:rsid w:val="002B7BD1"/>
    <w:rsid w:val="002B7D1C"/>
    <w:rsid w:val="002C78D2"/>
    <w:rsid w:val="003010BE"/>
    <w:rsid w:val="00311EC0"/>
    <w:rsid w:val="00320CC2"/>
    <w:rsid w:val="00320F5F"/>
    <w:rsid w:val="00327741"/>
    <w:rsid w:val="003361FA"/>
    <w:rsid w:val="00337222"/>
    <w:rsid w:val="00340612"/>
    <w:rsid w:val="00351A23"/>
    <w:rsid w:val="00353A87"/>
    <w:rsid w:val="003639BB"/>
    <w:rsid w:val="003663F9"/>
    <w:rsid w:val="003A09B2"/>
    <w:rsid w:val="003A2CEC"/>
    <w:rsid w:val="003A3038"/>
    <w:rsid w:val="003A4060"/>
    <w:rsid w:val="003A40B9"/>
    <w:rsid w:val="003A4DDC"/>
    <w:rsid w:val="003A6B8B"/>
    <w:rsid w:val="003D4B49"/>
    <w:rsid w:val="003E0F94"/>
    <w:rsid w:val="003E58D8"/>
    <w:rsid w:val="00421C99"/>
    <w:rsid w:val="00426AFC"/>
    <w:rsid w:val="004276A7"/>
    <w:rsid w:val="004364CB"/>
    <w:rsid w:val="00455079"/>
    <w:rsid w:val="00457DCA"/>
    <w:rsid w:val="004644E8"/>
    <w:rsid w:val="00471B8D"/>
    <w:rsid w:val="00484283"/>
    <w:rsid w:val="004952F3"/>
    <w:rsid w:val="00496D34"/>
    <w:rsid w:val="004975C3"/>
    <w:rsid w:val="004A15D1"/>
    <w:rsid w:val="004B0D87"/>
    <w:rsid w:val="004B5479"/>
    <w:rsid w:val="004D3404"/>
    <w:rsid w:val="004D34B9"/>
    <w:rsid w:val="004E2AC5"/>
    <w:rsid w:val="004F0FFE"/>
    <w:rsid w:val="00504C71"/>
    <w:rsid w:val="0052082C"/>
    <w:rsid w:val="005409E1"/>
    <w:rsid w:val="00545001"/>
    <w:rsid w:val="005546A3"/>
    <w:rsid w:val="005716B5"/>
    <w:rsid w:val="005721A7"/>
    <w:rsid w:val="00574809"/>
    <w:rsid w:val="0057659B"/>
    <w:rsid w:val="00585C12"/>
    <w:rsid w:val="005B04B3"/>
    <w:rsid w:val="005B66A6"/>
    <w:rsid w:val="005C0777"/>
    <w:rsid w:val="005C5248"/>
    <w:rsid w:val="005D3E2A"/>
    <w:rsid w:val="005D47A2"/>
    <w:rsid w:val="005D7AF4"/>
    <w:rsid w:val="005E1102"/>
    <w:rsid w:val="005E1A19"/>
    <w:rsid w:val="005E4C58"/>
    <w:rsid w:val="005F0C44"/>
    <w:rsid w:val="006026FF"/>
    <w:rsid w:val="0060310F"/>
    <w:rsid w:val="00616ABC"/>
    <w:rsid w:val="00632891"/>
    <w:rsid w:val="00642CE3"/>
    <w:rsid w:val="006546E1"/>
    <w:rsid w:val="00666812"/>
    <w:rsid w:val="0067088F"/>
    <w:rsid w:val="0069052E"/>
    <w:rsid w:val="006934EF"/>
    <w:rsid w:val="006D4340"/>
    <w:rsid w:val="006E270E"/>
    <w:rsid w:val="00703254"/>
    <w:rsid w:val="00703E23"/>
    <w:rsid w:val="0070598B"/>
    <w:rsid w:val="00707095"/>
    <w:rsid w:val="00726313"/>
    <w:rsid w:val="0073308E"/>
    <w:rsid w:val="00734ABA"/>
    <w:rsid w:val="007476CE"/>
    <w:rsid w:val="007524CD"/>
    <w:rsid w:val="007603F7"/>
    <w:rsid w:val="0076514E"/>
    <w:rsid w:val="007660A8"/>
    <w:rsid w:val="00774AE3"/>
    <w:rsid w:val="007757EB"/>
    <w:rsid w:val="00777E6E"/>
    <w:rsid w:val="00781394"/>
    <w:rsid w:val="00786D8D"/>
    <w:rsid w:val="007909D1"/>
    <w:rsid w:val="007913D8"/>
    <w:rsid w:val="007A3FE6"/>
    <w:rsid w:val="007B15CE"/>
    <w:rsid w:val="007B4683"/>
    <w:rsid w:val="007D2D02"/>
    <w:rsid w:val="007D6DE8"/>
    <w:rsid w:val="007E22EE"/>
    <w:rsid w:val="007E7262"/>
    <w:rsid w:val="007F1679"/>
    <w:rsid w:val="00806710"/>
    <w:rsid w:val="008075E4"/>
    <w:rsid w:val="00812DBE"/>
    <w:rsid w:val="00825A85"/>
    <w:rsid w:val="00836931"/>
    <w:rsid w:val="008400B8"/>
    <w:rsid w:val="00844DE8"/>
    <w:rsid w:val="0085060A"/>
    <w:rsid w:val="00860BAB"/>
    <w:rsid w:val="00872A75"/>
    <w:rsid w:val="00872CF4"/>
    <w:rsid w:val="00884F02"/>
    <w:rsid w:val="008913F0"/>
    <w:rsid w:val="00894239"/>
    <w:rsid w:val="0089700D"/>
    <w:rsid w:val="008970E4"/>
    <w:rsid w:val="008A1658"/>
    <w:rsid w:val="008B702D"/>
    <w:rsid w:val="008C2136"/>
    <w:rsid w:val="008C54D6"/>
    <w:rsid w:val="008F79B2"/>
    <w:rsid w:val="0090138D"/>
    <w:rsid w:val="00901E79"/>
    <w:rsid w:val="009175E3"/>
    <w:rsid w:val="00931A3D"/>
    <w:rsid w:val="00934BBA"/>
    <w:rsid w:val="00947D66"/>
    <w:rsid w:val="009524F4"/>
    <w:rsid w:val="00957E76"/>
    <w:rsid w:val="009631BB"/>
    <w:rsid w:val="009714A5"/>
    <w:rsid w:val="009924AF"/>
    <w:rsid w:val="009B4564"/>
    <w:rsid w:val="009B6586"/>
    <w:rsid w:val="009C07DA"/>
    <w:rsid w:val="009C0FBB"/>
    <w:rsid w:val="009D62B6"/>
    <w:rsid w:val="009D7CCA"/>
    <w:rsid w:val="009E539B"/>
    <w:rsid w:val="009F6F33"/>
    <w:rsid w:val="00A014C5"/>
    <w:rsid w:val="00A124C8"/>
    <w:rsid w:val="00A21753"/>
    <w:rsid w:val="00A220A2"/>
    <w:rsid w:val="00A2592D"/>
    <w:rsid w:val="00A36A9E"/>
    <w:rsid w:val="00A5108B"/>
    <w:rsid w:val="00A514BF"/>
    <w:rsid w:val="00A56FCD"/>
    <w:rsid w:val="00A63021"/>
    <w:rsid w:val="00A73F6B"/>
    <w:rsid w:val="00A743A8"/>
    <w:rsid w:val="00A8541A"/>
    <w:rsid w:val="00AA203A"/>
    <w:rsid w:val="00AA48A1"/>
    <w:rsid w:val="00AA6325"/>
    <w:rsid w:val="00AB05B4"/>
    <w:rsid w:val="00AB4137"/>
    <w:rsid w:val="00AC2740"/>
    <w:rsid w:val="00AC5DCA"/>
    <w:rsid w:val="00AD0091"/>
    <w:rsid w:val="00AE479E"/>
    <w:rsid w:val="00AE6480"/>
    <w:rsid w:val="00B05386"/>
    <w:rsid w:val="00B075CD"/>
    <w:rsid w:val="00B345A8"/>
    <w:rsid w:val="00B35021"/>
    <w:rsid w:val="00B51985"/>
    <w:rsid w:val="00B52253"/>
    <w:rsid w:val="00B54275"/>
    <w:rsid w:val="00B64469"/>
    <w:rsid w:val="00B70E19"/>
    <w:rsid w:val="00B74111"/>
    <w:rsid w:val="00B76F8B"/>
    <w:rsid w:val="00B87185"/>
    <w:rsid w:val="00B97457"/>
    <w:rsid w:val="00BA75F7"/>
    <w:rsid w:val="00BB2A3B"/>
    <w:rsid w:val="00BB62C7"/>
    <w:rsid w:val="00BC6DC0"/>
    <w:rsid w:val="00BD0BB8"/>
    <w:rsid w:val="00BD2E0A"/>
    <w:rsid w:val="00BE14E8"/>
    <w:rsid w:val="00BE2767"/>
    <w:rsid w:val="00BF2CFC"/>
    <w:rsid w:val="00C00958"/>
    <w:rsid w:val="00C03C75"/>
    <w:rsid w:val="00C047BA"/>
    <w:rsid w:val="00C064DD"/>
    <w:rsid w:val="00C16A63"/>
    <w:rsid w:val="00C16BB0"/>
    <w:rsid w:val="00C1764A"/>
    <w:rsid w:val="00C30F70"/>
    <w:rsid w:val="00C40E3C"/>
    <w:rsid w:val="00C47E61"/>
    <w:rsid w:val="00C57325"/>
    <w:rsid w:val="00C57C24"/>
    <w:rsid w:val="00C6434C"/>
    <w:rsid w:val="00C75D63"/>
    <w:rsid w:val="00CA1D1C"/>
    <w:rsid w:val="00CA337A"/>
    <w:rsid w:val="00CA4AFD"/>
    <w:rsid w:val="00CA4C88"/>
    <w:rsid w:val="00CA5069"/>
    <w:rsid w:val="00CA783D"/>
    <w:rsid w:val="00CB301F"/>
    <w:rsid w:val="00CB3D82"/>
    <w:rsid w:val="00CC205E"/>
    <w:rsid w:val="00CD2815"/>
    <w:rsid w:val="00CD4F13"/>
    <w:rsid w:val="00CE3146"/>
    <w:rsid w:val="00CE5F68"/>
    <w:rsid w:val="00CF0066"/>
    <w:rsid w:val="00CF5CB7"/>
    <w:rsid w:val="00CF782C"/>
    <w:rsid w:val="00D20004"/>
    <w:rsid w:val="00D35ACA"/>
    <w:rsid w:val="00D37E8D"/>
    <w:rsid w:val="00D430B4"/>
    <w:rsid w:val="00D452AB"/>
    <w:rsid w:val="00D52AC9"/>
    <w:rsid w:val="00D53764"/>
    <w:rsid w:val="00D66B33"/>
    <w:rsid w:val="00D72FCB"/>
    <w:rsid w:val="00D741BD"/>
    <w:rsid w:val="00D81A56"/>
    <w:rsid w:val="00D83C65"/>
    <w:rsid w:val="00D8693D"/>
    <w:rsid w:val="00D9348E"/>
    <w:rsid w:val="00D945BE"/>
    <w:rsid w:val="00DA03B4"/>
    <w:rsid w:val="00DB1303"/>
    <w:rsid w:val="00DB66F4"/>
    <w:rsid w:val="00DC11EB"/>
    <w:rsid w:val="00DC68F1"/>
    <w:rsid w:val="00DC725F"/>
    <w:rsid w:val="00DD193D"/>
    <w:rsid w:val="00DD6721"/>
    <w:rsid w:val="00DF0FFE"/>
    <w:rsid w:val="00DF1045"/>
    <w:rsid w:val="00DF447B"/>
    <w:rsid w:val="00DF4A44"/>
    <w:rsid w:val="00E0592B"/>
    <w:rsid w:val="00E05944"/>
    <w:rsid w:val="00E12795"/>
    <w:rsid w:val="00E130C6"/>
    <w:rsid w:val="00E1332C"/>
    <w:rsid w:val="00E26928"/>
    <w:rsid w:val="00E26B2F"/>
    <w:rsid w:val="00E271F1"/>
    <w:rsid w:val="00E27F0C"/>
    <w:rsid w:val="00E30EF8"/>
    <w:rsid w:val="00E33989"/>
    <w:rsid w:val="00E3614F"/>
    <w:rsid w:val="00E6119A"/>
    <w:rsid w:val="00E70FB0"/>
    <w:rsid w:val="00E765F2"/>
    <w:rsid w:val="00E7753A"/>
    <w:rsid w:val="00E846AE"/>
    <w:rsid w:val="00EB48F4"/>
    <w:rsid w:val="00EB5935"/>
    <w:rsid w:val="00EB67E9"/>
    <w:rsid w:val="00EC1291"/>
    <w:rsid w:val="00EC4372"/>
    <w:rsid w:val="00ED11EA"/>
    <w:rsid w:val="00ED2F5D"/>
    <w:rsid w:val="00ED5E52"/>
    <w:rsid w:val="00EE5EFD"/>
    <w:rsid w:val="00EE6354"/>
    <w:rsid w:val="00F14BBF"/>
    <w:rsid w:val="00F30C34"/>
    <w:rsid w:val="00F374F1"/>
    <w:rsid w:val="00F4104E"/>
    <w:rsid w:val="00F41924"/>
    <w:rsid w:val="00F45837"/>
    <w:rsid w:val="00F459AA"/>
    <w:rsid w:val="00F46D27"/>
    <w:rsid w:val="00F47380"/>
    <w:rsid w:val="00F51525"/>
    <w:rsid w:val="00F537DF"/>
    <w:rsid w:val="00F54E59"/>
    <w:rsid w:val="00F600C4"/>
    <w:rsid w:val="00F61E6F"/>
    <w:rsid w:val="00F64272"/>
    <w:rsid w:val="00F64B90"/>
    <w:rsid w:val="00F70095"/>
    <w:rsid w:val="00F80928"/>
    <w:rsid w:val="00F938D3"/>
    <w:rsid w:val="00FB3449"/>
    <w:rsid w:val="00FC423F"/>
    <w:rsid w:val="00FC4AE5"/>
    <w:rsid w:val="00FD36F5"/>
    <w:rsid w:val="00FE27B1"/>
    <w:rsid w:val="00FE340C"/>
    <w:rsid w:val="00FE5833"/>
    <w:rsid w:val="00FF12CA"/>
    <w:rsid w:val="00FF6DDA"/>
    <w:rsid w:val="012FE818"/>
    <w:rsid w:val="020BA81C"/>
    <w:rsid w:val="02D56785"/>
    <w:rsid w:val="02FA0EC2"/>
    <w:rsid w:val="05E9F295"/>
    <w:rsid w:val="09B26CE7"/>
    <w:rsid w:val="0C7D5269"/>
    <w:rsid w:val="0CD349BE"/>
    <w:rsid w:val="0DE1BEE9"/>
    <w:rsid w:val="108BA062"/>
    <w:rsid w:val="149123B6"/>
    <w:rsid w:val="179ABABA"/>
    <w:rsid w:val="18723E61"/>
    <w:rsid w:val="1B9FF621"/>
    <w:rsid w:val="1C60B0AB"/>
    <w:rsid w:val="1CEEA801"/>
    <w:rsid w:val="1DDA75E1"/>
    <w:rsid w:val="1DDC4946"/>
    <w:rsid w:val="1FC44DB7"/>
    <w:rsid w:val="20E64E64"/>
    <w:rsid w:val="22035430"/>
    <w:rsid w:val="24575473"/>
    <w:rsid w:val="24ED55B5"/>
    <w:rsid w:val="251C4D0C"/>
    <w:rsid w:val="267C1F02"/>
    <w:rsid w:val="287BA7FA"/>
    <w:rsid w:val="2931DA94"/>
    <w:rsid w:val="2990358B"/>
    <w:rsid w:val="2D5292BE"/>
    <w:rsid w:val="2E9D2288"/>
    <w:rsid w:val="33211D7C"/>
    <w:rsid w:val="33D913E1"/>
    <w:rsid w:val="34620F40"/>
    <w:rsid w:val="3785C37D"/>
    <w:rsid w:val="37B9C549"/>
    <w:rsid w:val="38A02AF7"/>
    <w:rsid w:val="3A15EBE9"/>
    <w:rsid w:val="3CD149F5"/>
    <w:rsid w:val="3EB11646"/>
    <w:rsid w:val="40F942D5"/>
    <w:rsid w:val="413A4573"/>
    <w:rsid w:val="4148C69A"/>
    <w:rsid w:val="41882795"/>
    <w:rsid w:val="424BA02A"/>
    <w:rsid w:val="4278CC8A"/>
    <w:rsid w:val="42DF760D"/>
    <w:rsid w:val="43715D67"/>
    <w:rsid w:val="437FB8F5"/>
    <w:rsid w:val="44180FC4"/>
    <w:rsid w:val="45484F2C"/>
    <w:rsid w:val="470EEBE1"/>
    <w:rsid w:val="48882202"/>
    <w:rsid w:val="49331394"/>
    <w:rsid w:val="4A4A1482"/>
    <w:rsid w:val="4A59C17D"/>
    <w:rsid w:val="4CB20D94"/>
    <w:rsid w:val="4D1DDD75"/>
    <w:rsid w:val="4F8C1796"/>
    <w:rsid w:val="546D6340"/>
    <w:rsid w:val="553429CA"/>
    <w:rsid w:val="56889A95"/>
    <w:rsid w:val="5784F7C4"/>
    <w:rsid w:val="58D64CB6"/>
    <w:rsid w:val="58E17363"/>
    <w:rsid w:val="5C674FE3"/>
    <w:rsid w:val="5E4E6A0C"/>
    <w:rsid w:val="5E98D315"/>
    <w:rsid w:val="617D1836"/>
    <w:rsid w:val="63A91669"/>
    <w:rsid w:val="6412333F"/>
    <w:rsid w:val="6642D972"/>
    <w:rsid w:val="6A552B97"/>
    <w:rsid w:val="6EB57861"/>
    <w:rsid w:val="72EAD900"/>
    <w:rsid w:val="740562C8"/>
    <w:rsid w:val="777FF0B8"/>
    <w:rsid w:val="77B8BD1B"/>
    <w:rsid w:val="785E7217"/>
    <w:rsid w:val="7954AB21"/>
    <w:rsid w:val="7D58EBC0"/>
    <w:rsid w:val="7DC80BBA"/>
    <w:rsid w:val="7EF5E492"/>
    <w:rsid w:val="7F359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4F277"/>
  <w15:chartTrackingRefBased/>
  <w15:docId w15:val="{78D61CDA-CB5A-4776-8ABD-0425B81B4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41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41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41A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41A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41A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41A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41A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41A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41A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A85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41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41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85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41A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A85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4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41A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8541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2C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6427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272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427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272"/>
    <w:rPr>
      <w:lang w:val="en-GB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46A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46AE"/>
    <w:rPr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2C0EEE4FC7734CB3F40FBA73703D2B" ma:contentTypeVersion="3" ma:contentTypeDescription="Create a new document." ma:contentTypeScope="" ma:versionID="44d9734867befdb55a869755688a04c2">
  <xsd:schema xmlns:xsd="http://www.w3.org/2001/XMLSchema" xmlns:xs="http://www.w3.org/2001/XMLSchema" xmlns:p="http://schemas.microsoft.com/office/2006/metadata/properties" xmlns:ns2="f2593ed1-7941-4782-9796-dd193f3ced98" targetNamespace="http://schemas.microsoft.com/office/2006/metadata/properties" ma:root="true" ma:fieldsID="61924d5b44ec708e39681400a09323e1" ns2:_="">
    <xsd:import namespace="f2593ed1-7941-4782-9796-dd193f3ced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93ed1-7941-4782-9796-dd193f3ced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CD41C7-55CA-48D6-BD5F-B4DC5BE281C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6C6848-796A-4EF7-A4CF-466518183689}">
  <ds:schemaRefs>
    <ds:schemaRef ds:uri="http://schemas.microsoft.com/office/2006/metadata/properties"/>
    <ds:schemaRef ds:uri="http://purl.org/dc/terms/"/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f2593ed1-7941-4782-9796-dd193f3ced98"/>
    <ds:schemaRef ds:uri="http://www.w3.org/XML/1998/namespace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ED00251C-BBD2-4F74-8B39-DA8740515D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593ed1-7941-4782-9796-dd193f3ced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560</Words>
  <Characters>3195</Characters>
  <Application>Microsoft Office Word</Application>
  <DocSecurity>0</DocSecurity>
  <Lines>26</Lines>
  <Paragraphs>7</Paragraphs>
  <ScaleCrop>false</ScaleCrop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Réka Szunyogh-Kocsis</dc:creator>
  <cp:keywords/>
  <dc:description/>
  <cp:lastModifiedBy>Réka Szunyogh-Kocsis</cp:lastModifiedBy>
  <cp:revision>213</cp:revision>
  <dcterms:created xsi:type="dcterms:W3CDTF">2025-11-11T08:57:00Z</dcterms:created>
  <dcterms:modified xsi:type="dcterms:W3CDTF">2026-02-06T13:07:00Z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0x010100412C0EEE4FC7734CB3F40FBA73703D2B</vt:lpwstr>
  </property>
</Properties>
</file>